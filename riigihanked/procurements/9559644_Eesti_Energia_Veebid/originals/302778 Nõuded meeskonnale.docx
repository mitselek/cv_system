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6AB1" w14:textId="61633912" w:rsidR="006B6775" w:rsidRPr="003A3AA3" w:rsidRDefault="00E015E8" w:rsidP="003A3AA3">
      <w:pPr>
        <w:pStyle w:val="Heading1"/>
        <w:jc w:val="both"/>
        <w:rPr>
          <w:ins w:id="0" w:author="Imre Rammul" w:date="2025-11-20T14:03:00Z" w16du:dateUtc="2025-11-20T12:03:00Z"/>
          <w:rFonts w:ascii="Arial" w:hAnsi="Arial" w:cs="Arial"/>
        </w:rPr>
      </w:pPr>
      <w:r w:rsidRPr="003A3AA3">
        <w:rPr>
          <w:rFonts w:ascii="Arial" w:hAnsi="Arial" w:cs="Arial"/>
        </w:rPr>
        <w:t>Nõuded meeskonnale</w:t>
      </w:r>
    </w:p>
    <w:p w14:paraId="6134E6CB" w14:textId="77777777" w:rsidR="009A7EE1" w:rsidRPr="002C29B8" w:rsidRDefault="009A7EE1" w:rsidP="002C29B8"/>
    <w:p w14:paraId="17F63EF9" w14:textId="77777777" w:rsidR="00E96FF1" w:rsidRPr="003A3AA3" w:rsidRDefault="00E96FF1" w:rsidP="003A3AA3">
      <w:pPr>
        <w:pStyle w:val="ListParagraph"/>
        <w:numPr>
          <w:ilvl w:val="0"/>
          <w:numId w:val="2"/>
        </w:numPr>
        <w:spacing w:line="360" w:lineRule="auto"/>
        <w:jc w:val="both"/>
        <w:rPr>
          <w:rFonts w:ascii="Arial" w:hAnsi="Arial" w:cs="Arial"/>
          <w:b/>
          <w:bCs/>
          <w:sz w:val="24"/>
          <w:szCs w:val="24"/>
        </w:rPr>
      </w:pPr>
      <w:r w:rsidRPr="003A3AA3">
        <w:rPr>
          <w:rFonts w:ascii="Arial" w:hAnsi="Arial" w:cs="Arial"/>
          <w:b/>
          <w:bCs/>
          <w:sz w:val="24"/>
          <w:szCs w:val="24"/>
        </w:rPr>
        <w:t>Nõuded meeskonna kooseisule</w:t>
      </w:r>
    </w:p>
    <w:p w14:paraId="7776CECA" w14:textId="2200E8F8" w:rsidR="008D5C4E" w:rsidRPr="003A3AA3" w:rsidRDefault="008D5C4E" w:rsidP="003A3AA3">
      <w:pPr>
        <w:pStyle w:val="ListParagraph"/>
        <w:numPr>
          <w:ilvl w:val="1"/>
          <w:numId w:val="2"/>
        </w:numPr>
        <w:spacing w:line="360" w:lineRule="auto"/>
        <w:jc w:val="both"/>
        <w:rPr>
          <w:rFonts w:ascii="Arial" w:hAnsi="Arial" w:cs="Arial"/>
        </w:rPr>
      </w:pPr>
      <w:r w:rsidRPr="00E07472">
        <w:rPr>
          <w:rFonts w:ascii="Arial" w:hAnsi="Arial" w:cs="Arial"/>
        </w:rPr>
        <w:t>Pakkuja peab komplekteerima hankelepingu täitmiseks meeskonna, kus on kaetud järgmised rollid:</w:t>
      </w:r>
    </w:p>
    <w:p w14:paraId="47D19F36" w14:textId="19A203C1" w:rsidR="00E91B73" w:rsidRPr="00E07472" w:rsidRDefault="00E91B73" w:rsidP="00864BD0">
      <w:pPr>
        <w:pStyle w:val="Heading3"/>
        <w:numPr>
          <w:ilvl w:val="0"/>
          <w:numId w:val="4"/>
        </w:numPr>
        <w:spacing w:before="0" w:after="0" w:line="360" w:lineRule="auto"/>
        <w:jc w:val="both"/>
        <w:rPr>
          <w:rFonts w:ascii="Arial" w:hAnsi="Arial" w:cs="Arial"/>
          <w:color w:val="auto"/>
          <w:sz w:val="22"/>
          <w:szCs w:val="22"/>
        </w:rPr>
      </w:pPr>
      <w:r w:rsidRPr="00E07472">
        <w:rPr>
          <w:rFonts w:ascii="Arial" w:hAnsi="Arial" w:cs="Arial"/>
          <w:color w:val="auto"/>
          <w:sz w:val="22"/>
          <w:szCs w:val="22"/>
        </w:rPr>
        <w:t>projektijuht,</w:t>
      </w:r>
    </w:p>
    <w:p w14:paraId="528494AD" w14:textId="72CACD8D" w:rsidR="00E91B73" w:rsidRPr="00E07472" w:rsidRDefault="00E91B73" w:rsidP="00864BD0">
      <w:pPr>
        <w:pStyle w:val="Heading3"/>
        <w:numPr>
          <w:ilvl w:val="0"/>
          <w:numId w:val="4"/>
        </w:numPr>
        <w:spacing w:before="0" w:after="0" w:line="360" w:lineRule="auto"/>
        <w:jc w:val="both"/>
        <w:rPr>
          <w:rFonts w:ascii="Arial" w:hAnsi="Arial" w:cs="Arial"/>
          <w:color w:val="auto"/>
          <w:sz w:val="22"/>
          <w:szCs w:val="22"/>
        </w:rPr>
      </w:pPr>
      <w:r w:rsidRPr="00E07472">
        <w:rPr>
          <w:rFonts w:ascii="Arial" w:hAnsi="Arial" w:cs="Arial"/>
          <w:color w:val="auto"/>
          <w:sz w:val="22"/>
          <w:szCs w:val="22"/>
        </w:rPr>
        <w:t xml:space="preserve">analüütik, </w:t>
      </w:r>
    </w:p>
    <w:p w14:paraId="54E5A69A" w14:textId="7287F028" w:rsidR="00E91B73" w:rsidRPr="00E07472" w:rsidRDefault="00E91B73" w:rsidP="00864BD0">
      <w:pPr>
        <w:pStyle w:val="Heading3"/>
        <w:numPr>
          <w:ilvl w:val="0"/>
          <w:numId w:val="4"/>
        </w:numPr>
        <w:spacing w:before="0" w:after="0" w:line="360" w:lineRule="auto"/>
        <w:jc w:val="both"/>
        <w:rPr>
          <w:rFonts w:ascii="Arial" w:hAnsi="Arial" w:cs="Arial"/>
          <w:color w:val="auto"/>
          <w:sz w:val="22"/>
          <w:szCs w:val="22"/>
        </w:rPr>
      </w:pPr>
      <w:proofErr w:type="spellStart"/>
      <w:r w:rsidRPr="00E07472">
        <w:rPr>
          <w:rFonts w:ascii="Arial" w:hAnsi="Arial" w:cs="Arial"/>
          <w:color w:val="auto"/>
          <w:sz w:val="22"/>
          <w:szCs w:val="22"/>
        </w:rPr>
        <w:t>Drupal</w:t>
      </w:r>
      <w:proofErr w:type="spellEnd"/>
      <w:r w:rsidRPr="00E07472">
        <w:rPr>
          <w:rFonts w:ascii="Arial" w:hAnsi="Arial" w:cs="Arial"/>
          <w:color w:val="auto"/>
          <w:sz w:val="22"/>
          <w:szCs w:val="22"/>
        </w:rPr>
        <w:t xml:space="preserve"> arendaja,</w:t>
      </w:r>
    </w:p>
    <w:p w14:paraId="5DBE7799" w14:textId="641519C0" w:rsidR="00E91B73" w:rsidRPr="00E07472" w:rsidRDefault="00E91B73" w:rsidP="00864BD0">
      <w:pPr>
        <w:pStyle w:val="Heading3"/>
        <w:numPr>
          <w:ilvl w:val="0"/>
          <w:numId w:val="4"/>
        </w:numPr>
        <w:spacing w:before="0" w:after="0" w:line="360" w:lineRule="auto"/>
        <w:jc w:val="both"/>
        <w:rPr>
          <w:rFonts w:ascii="Arial" w:hAnsi="Arial" w:cs="Arial"/>
          <w:color w:val="auto"/>
          <w:sz w:val="22"/>
          <w:szCs w:val="22"/>
        </w:rPr>
      </w:pPr>
      <w:bookmarkStart w:id="1" w:name="_Hlk213317947"/>
      <w:proofErr w:type="spellStart"/>
      <w:r w:rsidRPr="00E07472">
        <w:rPr>
          <w:rFonts w:ascii="Arial" w:hAnsi="Arial" w:cs="Arial"/>
          <w:color w:val="auto"/>
          <w:sz w:val="22"/>
          <w:szCs w:val="22"/>
        </w:rPr>
        <w:t>back</w:t>
      </w:r>
      <w:proofErr w:type="spellEnd"/>
      <w:r w:rsidRPr="00E07472">
        <w:rPr>
          <w:rFonts w:ascii="Arial" w:hAnsi="Arial" w:cs="Arial"/>
          <w:color w:val="auto"/>
          <w:sz w:val="22"/>
          <w:szCs w:val="22"/>
        </w:rPr>
        <w:t xml:space="preserve">-end arendaja, </w:t>
      </w:r>
    </w:p>
    <w:bookmarkEnd w:id="1"/>
    <w:p w14:paraId="36FA5F16" w14:textId="1889D842" w:rsidR="00E91B73" w:rsidRPr="00E07472" w:rsidRDefault="00E93AEE" w:rsidP="00864BD0">
      <w:pPr>
        <w:pStyle w:val="Heading3"/>
        <w:numPr>
          <w:ilvl w:val="0"/>
          <w:numId w:val="4"/>
        </w:numPr>
        <w:spacing w:before="0" w:after="0" w:line="360" w:lineRule="auto"/>
        <w:jc w:val="both"/>
        <w:rPr>
          <w:rFonts w:ascii="Arial" w:hAnsi="Arial" w:cs="Arial"/>
          <w:color w:val="auto"/>
          <w:sz w:val="22"/>
          <w:szCs w:val="22"/>
        </w:rPr>
      </w:pPr>
      <w:r>
        <w:rPr>
          <w:rFonts w:ascii="Arial" w:hAnsi="Arial" w:cs="Arial"/>
          <w:color w:val="auto"/>
          <w:sz w:val="22"/>
          <w:szCs w:val="22"/>
        </w:rPr>
        <w:t>t</w:t>
      </w:r>
      <w:r w:rsidR="00E91B73" w:rsidRPr="00E07472">
        <w:rPr>
          <w:rFonts w:ascii="Arial" w:hAnsi="Arial" w:cs="Arial"/>
          <w:color w:val="auto"/>
          <w:sz w:val="22"/>
          <w:szCs w:val="22"/>
        </w:rPr>
        <w:t>estija;</w:t>
      </w:r>
    </w:p>
    <w:p w14:paraId="093FB210" w14:textId="252A8950" w:rsidR="006B6775" w:rsidRPr="00E07472" w:rsidRDefault="009C67CC" w:rsidP="003A3AA3">
      <w:pPr>
        <w:pStyle w:val="ListParagraph"/>
        <w:numPr>
          <w:ilvl w:val="1"/>
          <w:numId w:val="2"/>
        </w:numPr>
        <w:spacing w:line="360" w:lineRule="auto"/>
        <w:jc w:val="both"/>
        <w:rPr>
          <w:rFonts w:ascii="Arial" w:hAnsi="Arial" w:cs="Arial"/>
        </w:rPr>
      </w:pPr>
      <w:r w:rsidRPr="00E07472">
        <w:rPr>
          <w:rFonts w:ascii="Arial" w:hAnsi="Arial" w:cs="Arial"/>
        </w:rPr>
        <w:t xml:space="preserve">Üks inimene võib täita </w:t>
      </w:r>
      <w:r w:rsidR="005E117B" w:rsidRPr="3F6D6E50">
        <w:rPr>
          <w:rFonts w:ascii="Arial" w:hAnsi="Arial" w:cs="Arial"/>
        </w:rPr>
        <w:t xml:space="preserve">kuni </w:t>
      </w:r>
      <w:r w:rsidRPr="00E07472">
        <w:rPr>
          <w:rFonts w:ascii="Arial" w:hAnsi="Arial" w:cs="Arial"/>
        </w:rPr>
        <w:t>kahte rolli, kuid sel juhul peab tema kompetents vastama mõlema rolli nõuetele</w:t>
      </w:r>
      <w:r w:rsidR="00B24961" w:rsidRPr="3F6D6E50">
        <w:rPr>
          <w:rFonts w:ascii="Arial" w:hAnsi="Arial" w:cs="Arial"/>
        </w:rPr>
        <w:t>.</w:t>
      </w:r>
      <w:r w:rsidR="006A445A" w:rsidRPr="006A445A">
        <w:rPr>
          <w:rFonts w:ascii="Arial" w:hAnsi="Arial" w:cs="Arial"/>
        </w:rPr>
        <w:t xml:space="preserve"> </w:t>
      </w:r>
      <w:proofErr w:type="spellStart"/>
      <w:r w:rsidR="00B24961" w:rsidRPr="00B24961">
        <w:rPr>
          <w:rFonts w:ascii="Arial" w:hAnsi="Arial" w:cs="Arial"/>
        </w:rPr>
        <w:t>Drupal</w:t>
      </w:r>
      <w:proofErr w:type="spellEnd"/>
      <w:r w:rsidR="00B24961" w:rsidRPr="00B24961">
        <w:rPr>
          <w:rFonts w:ascii="Arial" w:hAnsi="Arial" w:cs="Arial"/>
        </w:rPr>
        <w:t xml:space="preserve"> arendaja ja </w:t>
      </w:r>
      <w:proofErr w:type="spellStart"/>
      <w:r w:rsidR="00B24961" w:rsidRPr="00B24961">
        <w:rPr>
          <w:rFonts w:ascii="Arial" w:hAnsi="Arial" w:cs="Arial"/>
        </w:rPr>
        <w:t>back</w:t>
      </w:r>
      <w:proofErr w:type="spellEnd"/>
      <w:r w:rsidR="00B24961" w:rsidRPr="00B24961">
        <w:rPr>
          <w:rFonts w:ascii="Arial" w:hAnsi="Arial" w:cs="Arial"/>
        </w:rPr>
        <w:t xml:space="preserve">-end arendaja rollides olevad isikud </w:t>
      </w:r>
      <w:r w:rsidR="2237744E" w:rsidRPr="3F6D6E50">
        <w:rPr>
          <w:rFonts w:ascii="Arial" w:hAnsi="Arial" w:cs="Arial"/>
        </w:rPr>
        <w:t>võivad täita vaid ühte rolli ehk kumb</w:t>
      </w:r>
      <w:r w:rsidR="00CC7231">
        <w:rPr>
          <w:rFonts w:ascii="Arial" w:hAnsi="Arial" w:cs="Arial"/>
        </w:rPr>
        <w:t>k</w:t>
      </w:r>
      <w:r w:rsidR="2237744E" w:rsidRPr="3F6D6E50">
        <w:rPr>
          <w:rFonts w:ascii="Arial" w:hAnsi="Arial" w:cs="Arial"/>
        </w:rPr>
        <w:t xml:space="preserve">i neist </w:t>
      </w:r>
      <w:r w:rsidR="00B24961" w:rsidRPr="00B24961">
        <w:rPr>
          <w:rFonts w:ascii="Arial" w:hAnsi="Arial" w:cs="Arial"/>
        </w:rPr>
        <w:t xml:space="preserve">ei tohi täita  muid rolle </w:t>
      </w:r>
      <w:r w:rsidR="00B24961" w:rsidRPr="3F6D6E50">
        <w:rPr>
          <w:rFonts w:ascii="Arial" w:hAnsi="Arial" w:cs="Arial"/>
        </w:rPr>
        <w:t>meeskonnas.</w:t>
      </w:r>
      <w:r w:rsidR="00B24961" w:rsidRPr="00B24961">
        <w:rPr>
          <w:rFonts w:ascii="Arial" w:hAnsi="Arial" w:cs="Arial"/>
        </w:rPr>
        <w:t xml:space="preserve"> Nimetatud rollid peavad olema täidetud eraldiseisvate isikute poolt.</w:t>
      </w:r>
    </w:p>
    <w:p w14:paraId="49D7B793" w14:textId="01503D23" w:rsidR="0040298C" w:rsidRPr="00E07472" w:rsidRDefault="0040298C" w:rsidP="003A3AA3">
      <w:pPr>
        <w:pStyle w:val="ListParagraph"/>
        <w:numPr>
          <w:ilvl w:val="1"/>
          <w:numId w:val="2"/>
        </w:numPr>
        <w:spacing w:line="360" w:lineRule="auto"/>
        <w:jc w:val="both"/>
        <w:rPr>
          <w:rFonts w:ascii="Arial" w:hAnsi="Arial" w:cs="Arial"/>
        </w:rPr>
      </w:pPr>
      <w:r w:rsidRPr="00E07472">
        <w:rPr>
          <w:rFonts w:ascii="Arial" w:hAnsi="Arial" w:cs="Arial"/>
        </w:rPr>
        <w:t xml:space="preserve">Töö keel </w:t>
      </w:r>
      <w:r w:rsidR="004C6705" w:rsidRPr="00E07472">
        <w:rPr>
          <w:rFonts w:ascii="Arial" w:hAnsi="Arial" w:cs="Arial"/>
        </w:rPr>
        <w:t xml:space="preserve">hankijaga </w:t>
      </w:r>
      <w:r w:rsidRPr="00E07472">
        <w:rPr>
          <w:rFonts w:ascii="Arial" w:hAnsi="Arial" w:cs="Arial"/>
        </w:rPr>
        <w:t>on eesti keel. Meeskonna liikmetel peab olema eesti keel heal tasemel</w:t>
      </w:r>
      <w:r w:rsidR="00F42502">
        <w:rPr>
          <w:rFonts w:ascii="Arial" w:hAnsi="Arial" w:cs="Arial"/>
        </w:rPr>
        <w:t xml:space="preserve">, mis võimaldab </w:t>
      </w:r>
      <w:r w:rsidR="006A445A">
        <w:rPr>
          <w:rFonts w:ascii="Arial" w:hAnsi="Arial" w:cs="Arial"/>
        </w:rPr>
        <w:t>hankijal vabalt ilma takistusteta suhelda pakkuja meeskonnaga</w:t>
      </w:r>
    </w:p>
    <w:p w14:paraId="4F59632A" w14:textId="77777777" w:rsidR="006B6775" w:rsidRPr="0004537C" w:rsidRDefault="006B6775" w:rsidP="003A3AA3">
      <w:pPr>
        <w:pStyle w:val="ListParagraph"/>
        <w:numPr>
          <w:ilvl w:val="1"/>
          <w:numId w:val="2"/>
        </w:numPr>
        <w:spacing w:line="360" w:lineRule="auto"/>
        <w:jc w:val="both"/>
        <w:rPr>
          <w:rFonts w:ascii="Arial" w:hAnsi="Arial" w:cs="Arial"/>
        </w:rPr>
      </w:pPr>
      <w:r w:rsidRPr="0004537C">
        <w:rPr>
          <w:rFonts w:ascii="Arial" w:hAnsi="Arial" w:cs="Arial"/>
        </w:rPr>
        <w:t xml:space="preserve">Vähemalt ühel meeskonnaliikmel peab olema kasutajaliidese prototüübi loomise/täiendamise oskus </w:t>
      </w:r>
      <w:proofErr w:type="spellStart"/>
      <w:r w:rsidRPr="0004537C">
        <w:rPr>
          <w:rFonts w:ascii="Arial" w:hAnsi="Arial" w:cs="Arial"/>
        </w:rPr>
        <w:t>Figmas</w:t>
      </w:r>
      <w:proofErr w:type="spellEnd"/>
      <w:r w:rsidRPr="0004537C">
        <w:rPr>
          <w:rFonts w:ascii="Arial" w:hAnsi="Arial" w:cs="Arial"/>
        </w:rPr>
        <w:t xml:space="preserve"> ja kasutaja teekonna loomise kogemus.</w:t>
      </w:r>
    </w:p>
    <w:p w14:paraId="333E31E7" w14:textId="3E37E400" w:rsidR="006B6775" w:rsidRPr="0004537C" w:rsidRDefault="006B6775" w:rsidP="003A3AA3">
      <w:pPr>
        <w:pStyle w:val="ListParagraph"/>
        <w:numPr>
          <w:ilvl w:val="1"/>
          <w:numId w:val="2"/>
        </w:numPr>
        <w:spacing w:line="360" w:lineRule="auto"/>
        <w:jc w:val="both"/>
        <w:rPr>
          <w:rFonts w:ascii="Arial" w:hAnsi="Arial" w:cs="Arial"/>
        </w:rPr>
      </w:pPr>
      <w:r w:rsidRPr="0004537C">
        <w:rPr>
          <w:rFonts w:ascii="Arial" w:hAnsi="Arial" w:cs="Arial"/>
        </w:rPr>
        <w:t xml:space="preserve">Vähemalt ühel meeskonnaliikmel peab olema WCAG rakendamise kogemus </w:t>
      </w:r>
      <w:r w:rsidR="653FD407" w:rsidRPr="3F6D6E50">
        <w:rPr>
          <w:rFonts w:ascii="Arial" w:hAnsi="Arial" w:cs="Arial"/>
        </w:rPr>
        <w:t>ühes</w:t>
      </w:r>
      <w:r w:rsidRPr="0004537C">
        <w:rPr>
          <w:rFonts w:ascii="Arial" w:hAnsi="Arial" w:cs="Arial"/>
        </w:rPr>
        <w:t xml:space="preserve"> tarkvaraarendusprojektis.</w:t>
      </w:r>
    </w:p>
    <w:p w14:paraId="70B17B17" w14:textId="76F7CCDE" w:rsidR="006B6775" w:rsidRPr="00E07472" w:rsidRDefault="006B6775" w:rsidP="003A3AA3">
      <w:pPr>
        <w:pStyle w:val="ListParagraph"/>
        <w:numPr>
          <w:ilvl w:val="1"/>
          <w:numId w:val="2"/>
        </w:numPr>
        <w:spacing w:line="360" w:lineRule="auto"/>
        <w:jc w:val="both"/>
        <w:rPr>
          <w:rFonts w:ascii="Arial" w:hAnsi="Arial" w:cs="Arial"/>
        </w:rPr>
      </w:pPr>
      <w:r w:rsidRPr="00E07472">
        <w:rPr>
          <w:rFonts w:ascii="Arial" w:hAnsi="Arial" w:cs="Arial"/>
        </w:rPr>
        <w:t>Pakkuja esitab meeskonnaliikmete nõuetele vastavuse tõendamiseks vajaliku teabe (</w:t>
      </w:r>
      <w:r w:rsidR="00A443BB" w:rsidRPr="00A443BB">
        <w:rPr>
          <w:rFonts w:ascii="Arial" w:hAnsi="Arial" w:cs="Arial"/>
        </w:rPr>
        <w:t xml:space="preserve">piisavaks tõendiks loetakse meeskonnaliikme töö- </w:t>
      </w:r>
      <w:r w:rsidR="4CD2CB22" w:rsidRPr="77834C3B">
        <w:rPr>
          <w:rFonts w:ascii="Arial" w:hAnsi="Arial" w:cs="Arial"/>
        </w:rPr>
        <w:t>ja/</w:t>
      </w:r>
      <w:r w:rsidR="00A443BB" w:rsidRPr="00A443BB">
        <w:rPr>
          <w:rFonts w:ascii="Arial" w:hAnsi="Arial" w:cs="Arial"/>
        </w:rPr>
        <w:t xml:space="preserve">või projektikogemus, mis </w:t>
      </w:r>
      <w:r w:rsidR="3903C8AB" w:rsidRPr="77834C3B">
        <w:rPr>
          <w:rFonts w:ascii="Arial" w:hAnsi="Arial" w:cs="Arial"/>
        </w:rPr>
        <w:t>vastab käesolevas dokumendis vastavale meeskonnaliikmele ettenähtule</w:t>
      </w:r>
      <w:r w:rsidRPr="00E07472">
        <w:rPr>
          <w:rFonts w:ascii="Arial" w:hAnsi="Arial" w:cs="Arial"/>
        </w:rPr>
        <w:t>) Hankijale.</w:t>
      </w:r>
    </w:p>
    <w:p w14:paraId="4808AB7A" w14:textId="77777777" w:rsidR="005D5182" w:rsidRPr="00E07472" w:rsidRDefault="005D5182" w:rsidP="003A3AA3">
      <w:pPr>
        <w:pStyle w:val="ListParagraph"/>
        <w:spacing w:line="360" w:lineRule="auto"/>
        <w:ind w:left="792"/>
        <w:jc w:val="both"/>
        <w:rPr>
          <w:rFonts w:ascii="Arial" w:hAnsi="Arial" w:cs="Arial"/>
          <w:b/>
          <w:bCs/>
        </w:rPr>
      </w:pPr>
    </w:p>
    <w:p w14:paraId="377B3026" w14:textId="75F7C88A" w:rsidR="00DB379C" w:rsidRPr="003A3AA3" w:rsidRDefault="005D5182" w:rsidP="003A3AA3">
      <w:pPr>
        <w:pStyle w:val="ListParagraph"/>
        <w:numPr>
          <w:ilvl w:val="0"/>
          <w:numId w:val="2"/>
        </w:numPr>
        <w:spacing w:line="360" w:lineRule="auto"/>
        <w:jc w:val="both"/>
        <w:rPr>
          <w:rFonts w:ascii="Arial" w:hAnsi="Arial" w:cs="Arial"/>
          <w:b/>
          <w:bCs/>
          <w:sz w:val="24"/>
          <w:szCs w:val="24"/>
        </w:rPr>
      </w:pPr>
      <w:r w:rsidRPr="003A3AA3">
        <w:rPr>
          <w:rFonts w:ascii="Arial" w:hAnsi="Arial" w:cs="Arial"/>
          <w:b/>
          <w:bCs/>
          <w:sz w:val="24"/>
          <w:szCs w:val="24"/>
        </w:rPr>
        <w:t>Nõuded meeskonna rollidele</w:t>
      </w:r>
    </w:p>
    <w:p w14:paraId="392AB7EC" w14:textId="51B2B643" w:rsidR="005D5182" w:rsidRPr="003A3AA3" w:rsidRDefault="005D5182" w:rsidP="003A3AA3">
      <w:pPr>
        <w:pStyle w:val="ListParagraph"/>
        <w:numPr>
          <w:ilvl w:val="1"/>
          <w:numId w:val="2"/>
        </w:numPr>
        <w:spacing w:line="360" w:lineRule="auto"/>
        <w:jc w:val="both"/>
        <w:rPr>
          <w:rFonts w:ascii="Arial" w:hAnsi="Arial" w:cs="Arial"/>
        </w:rPr>
      </w:pPr>
      <w:r w:rsidRPr="003A3AA3">
        <w:rPr>
          <w:rFonts w:ascii="Arial" w:hAnsi="Arial" w:cs="Arial"/>
        </w:rPr>
        <w:t>Proj</w:t>
      </w:r>
      <w:r w:rsidR="007C6076" w:rsidRPr="003A3AA3">
        <w:rPr>
          <w:rFonts w:ascii="Arial" w:hAnsi="Arial" w:cs="Arial"/>
        </w:rPr>
        <w:t>ektijuht</w:t>
      </w:r>
    </w:p>
    <w:p w14:paraId="5EE72383" w14:textId="6AC1334F" w:rsidR="00E80229" w:rsidRPr="003A3AA3" w:rsidRDefault="00536B88" w:rsidP="003A3AA3">
      <w:pPr>
        <w:pStyle w:val="ListParagraph"/>
        <w:numPr>
          <w:ilvl w:val="2"/>
          <w:numId w:val="2"/>
        </w:numPr>
        <w:spacing w:line="360" w:lineRule="auto"/>
        <w:ind w:left="1560" w:hanging="840"/>
        <w:jc w:val="both"/>
        <w:rPr>
          <w:rFonts w:ascii="Arial" w:hAnsi="Arial" w:cs="Arial"/>
        </w:rPr>
      </w:pPr>
      <w:r>
        <w:rPr>
          <w:rFonts w:ascii="Arial" w:hAnsi="Arial" w:cs="Arial"/>
        </w:rPr>
        <w:t>P</w:t>
      </w:r>
      <w:r w:rsidR="00F57A0B" w:rsidRPr="003A3AA3">
        <w:rPr>
          <w:rFonts w:ascii="Arial" w:hAnsi="Arial" w:cs="Arial"/>
        </w:rPr>
        <w:t>eab olema vähemalt 2 aastane projektijuhtimise töökogemus tarkvara arenduses.</w:t>
      </w:r>
    </w:p>
    <w:p w14:paraId="5F8CAB7D" w14:textId="6563A4C1" w:rsidR="00E80229" w:rsidRPr="003A3AA3" w:rsidRDefault="00E80229" w:rsidP="003A3AA3">
      <w:pPr>
        <w:pStyle w:val="ListParagraph"/>
        <w:numPr>
          <w:ilvl w:val="2"/>
          <w:numId w:val="2"/>
        </w:numPr>
        <w:spacing w:line="360" w:lineRule="auto"/>
        <w:ind w:left="1560" w:hanging="840"/>
        <w:jc w:val="both"/>
        <w:rPr>
          <w:rFonts w:ascii="Arial" w:hAnsi="Arial" w:cs="Arial"/>
        </w:rPr>
      </w:pPr>
      <w:r w:rsidRPr="003A3AA3">
        <w:rPr>
          <w:rFonts w:ascii="Arial" w:hAnsi="Arial" w:cs="Arial"/>
        </w:rPr>
        <w:t>Peab olema osalenud IT projektijuhina viimase 24 kuu jooksul arvates hanke algamisest vähemalt kahes (2) tarkvaraarenduse projektis, mis on hõlmanud järgnevaid tegevusi: analüüs, disain, programmeerimine, testimine, juurutamine.</w:t>
      </w:r>
    </w:p>
    <w:p w14:paraId="38476C3F" w14:textId="6A52D9C5" w:rsidR="007C6076" w:rsidRPr="003A3AA3" w:rsidRDefault="007C6076" w:rsidP="003A3AA3">
      <w:pPr>
        <w:pStyle w:val="ListParagraph"/>
        <w:numPr>
          <w:ilvl w:val="1"/>
          <w:numId w:val="2"/>
        </w:numPr>
        <w:spacing w:line="360" w:lineRule="auto"/>
        <w:jc w:val="both"/>
        <w:rPr>
          <w:rFonts w:ascii="Arial" w:hAnsi="Arial" w:cs="Arial"/>
        </w:rPr>
      </w:pPr>
      <w:r w:rsidRPr="003A3AA3">
        <w:rPr>
          <w:rFonts w:ascii="Arial" w:hAnsi="Arial" w:cs="Arial"/>
        </w:rPr>
        <w:t>Analüütik</w:t>
      </w:r>
    </w:p>
    <w:p w14:paraId="38D4186E" w14:textId="18110EE1" w:rsidR="00913568" w:rsidRPr="003A3AA3" w:rsidRDefault="00F57A0B" w:rsidP="003A3AA3">
      <w:pPr>
        <w:pStyle w:val="ListParagraph"/>
        <w:numPr>
          <w:ilvl w:val="2"/>
          <w:numId w:val="2"/>
        </w:numPr>
        <w:spacing w:line="360" w:lineRule="auto"/>
        <w:ind w:left="1560" w:hanging="840"/>
        <w:jc w:val="both"/>
        <w:rPr>
          <w:rFonts w:ascii="Arial" w:hAnsi="Arial" w:cs="Arial"/>
        </w:rPr>
      </w:pPr>
      <w:r w:rsidRPr="003A3AA3">
        <w:rPr>
          <w:rFonts w:ascii="Arial" w:hAnsi="Arial" w:cs="Arial"/>
        </w:rPr>
        <w:lastRenderedPageBreak/>
        <w:t>Peab olema vähemalt 2 aastane töökogemus tarkvara analüüsi läbiviimisel.</w:t>
      </w:r>
    </w:p>
    <w:p w14:paraId="1EC57CE8" w14:textId="26EE5A97" w:rsidR="00F57A0B" w:rsidRPr="003A3AA3" w:rsidRDefault="00913568" w:rsidP="003A3AA3">
      <w:pPr>
        <w:pStyle w:val="ListParagraph"/>
        <w:numPr>
          <w:ilvl w:val="2"/>
          <w:numId w:val="2"/>
        </w:numPr>
        <w:spacing w:line="360" w:lineRule="auto"/>
        <w:ind w:left="1560" w:hanging="840"/>
        <w:jc w:val="both"/>
        <w:rPr>
          <w:rFonts w:ascii="Arial" w:hAnsi="Arial" w:cs="Arial"/>
        </w:rPr>
      </w:pPr>
      <w:r w:rsidRPr="003A3AA3">
        <w:rPr>
          <w:rFonts w:ascii="Arial" w:hAnsi="Arial" w:cs="Arial"/>
        </w:rPr>
        <w:t xml:space="preserve">Peab olema </w:t>
      </w:r>
      <w:proofErr w:type="spellStart"/>
      <w:r w:rsidRPr="003A3AA3">
        <w:rPr>
          <w:rFonts w:ascii="Arial" w:hAnsi="Arial" w:cs="Arial"/>
        </w:rPr>
        <w:t>user</w:t>
      </w:r>
      <w:proofErr w:type="spellEnd"/>
      <w:r w:rsidRPr="003A3AA3">
        <w:rPr>
          <w:rFonts w:ascii="Arial" w:hAnsi="Arial" w:cs="Arial"/>
        </w:rPr>
        <w:t xml:space="preserve"> </w:t>
      </w:r>
      <w:proofErr w:type="spellStart"/>
      <w:r w:rsidRPr="003A3AA3">
        <w:rPr>
          <w:rFonts w:ascii="Arial" w:hAnsi="Arial" w:cs="Arial"/>
        </w:rPr>
        <w:t>story'de</w:t>
      </w:r>
      <w:proofErr w:type="spellEnd"/>
      <w:r w:rsidRPr="003A3AA3">
        <w:rPr>
          <w:rFonts w:ascii="Arial" w:hAnsi="Arial" w:cs="Arial"/>
        </w:rPr>
        <w:t xml:space="preserve"> ja/või </w:t>
      </w:r>
      <w:proofErr w:type="spellStart"/>
      <w:r w:rsidRPr="003A3AA3">
        <w:rPr>
          <w:rFonts w:ascii="Arial" w:hAnsi="Arial" w:cs="Arial"/>
        </w:rPr>
        <w:t>use</w:t>
      </w:r>
      <w:proofErr w:type="spellEnd"/>
      <w:r w:rsidRPr="003A3AA3">
        <w:rPr>
          <w:rFonts w:ascii="Arial" w:hAnsi="Arial" w:cs="Arial"/>
        </w:rPr>
        <w:t xml:space="preserve"> </w:t>
      </w:r>
      <w:proofErr w:type="spellStart"/>
      <w:r w:rsidRPr="003A3AA3">
        <w:rPr>
          <w:rFonts w:ascii="Arial" w:hAnsi="Arial" w:cs="Arial"/>
        </w:rPr>
        <w:t>case'de</w:t>
      </w:r>
      <w:proofErr w:type="spellEnd"/>
      <w:r w:rsidRPr="003A3AA3">
        <w:rPr>
          <w:rFonts w:ascii="Arial" w:hAnsi="Arial" w:cs="Arial"/>
        </w:rPr>
        <w:t xml:space="preserve"> kirjutamise kogemus vähemalt </w:t>
      </w:r>
      <w:r w:rsidR="2ECC0437" w:rsidRPr="3F6D6E50">
        <w:rPr>
          <w:rFonts w:ascii="Arial" w:hAnsi="Arial" w:cs="Arial"/>
        </w:rPr>
        <w:t>kahes (</w:t>
      </w:r>
      <w:r w:rsidRPr="003A3AA3">
        <w:rPr>
          <w:rFonts w:ascii="Arial" w:hAnsi="Arial" w:cs="Arial"/>
        </w:rPr>
        <w:t>2</w:t>
      </w:r>
      <w:r w:rsidR="44D97E27" w:rsidRPr="3F6D6E50">
        <w:rPr>
          <w:rFonts w:ascii="Arial" w:hAnsi="Arial" w:cs="Arial"/>
        </w:rPr>
        <w:t>)</w:t>
      </w:r>
      <w:r w:rsidRPr="003A3AA3">
        <w:rPr>
          <w:rFonts w:ascii="Arial" w:hAnsi="Arial" w:cs="Arial"/>
        </w:rPr>
        <w:t xml:space="preserve"> tarkvaraarendusprojektis.</w:t>
      </w:r>
    </w:p>
    <w:p w14:paraId="51E773EA" w14:textId="1D044F98" w:rsidR="007C6076" w:rsidRPr="00E07472" w:rsidRDefault="007C6076" w:rsidP="003A3AA3">
      <w:pPr>
        <w:pStyle w:val="ListParagraph"/>
        <w:numPr>
          <w:ilvl w:val="1"/>
          <w:numId w:val="2"/>
        </w:numPr>
        <w:spacing w:line="360" w:lineRule="auto"/>
        <w:jc w:val="both"/>
        <w:rPr>
          <w:rFonts w:ascii="Arial" w:hAnsi="Arial" w:cs="Arial"/>
        </w:rPr>
      </w:pPr>
      <w:proofErr w:type="spellStart"/>
      <w:r w:rsidRPr="00E07472">
        <w:rPr>
          <w:rFonts w:ascii="Arial" w:hAnsi="Arial" w:cs="Arial"/>
        </w:rPr>
        <w:t>Drupal</w:t>
      </w:r>
      <w:proofErr w:type="spellEnd"/>
      <w:r w:rsidRPr="00E07472">
        <w:rPr>
          <w:rFonts w:ascii="Arial" w:hAnsi="Arial" w:cs="Arial"/>
        </w:rPr>
        <w:t xml:space="preserve"> arendaja</w:t>
      </w:r>
    </w:p>
    <w:p w14:paraId="1DF444ED" w14:textId="3EEB1174" w:rsidR="00D261D2" w:rsidRPr="003A3AA3" w:rsidRDefault="007025A4" w:rsidP="003A3AA3">
      <w:pPr>
        <w:pStyle w:val="ListParagraph"/>
        <w:numPr>
          <w:ilvl w:val="2"/>
          <w:numId w:val="2"/>
        </w:numPr>
        <w:spacing w:line="360" w:lineRule="auto"/>
        <w:ind w:left="1560" w:hanging="840"/>
        <w:jc w:val="both"/>
        <w:rPr>
          <w:rFonts w:ascii="Arial" w:hAnsi="Arial" w:cs="Arial"/>
        </w:rPr>
      </w:pPr>
      <w:r>
        <w:rPr>
          <w:rFonts w:ascii="Arial" w:hAnsi="Arial" w:cs="Arial"/>
        </w:rPr>
        <w:t>P</w:t>
      </w:r>
      <w:r w:rsidR="00D261D2" w:rsidRPr="003A3AA3">
        <w:rPr>
          <w:rFonts w:ascii="Arial" w:hAnsi="Arial" w:cs="Arial"/>
        </w:rPr>
        <w:t xml:space="preserve">eab olema vähemalt 2-aastane praktiline arenduskogemus </w:t>
      </w:r>
      <w:proofErr w:type="spellStart"/>
      <w:r w:rsidR="00D261D2" w:rsidRPr="003A3AA3">
        <w:rPr>
          <w:rFonts w:ascii="Arial" w:hAnsi="Arial" w:cs="Arial"/>
        </w:rPr>
        <w:t>Drupal</w:t>
      </w:r>
      <w:proofErr w:type="spellEnd"/>
      <w:r w:rsidR="00D261D2" w:rsidRPr="003A3AA3">
        <w:rPr>
          <w:rFonts w:ascii="Arial" w:hAnsi="Arial" w:cs="Arial"/>
        </w:rPr>
        <w:t xml:space="preserve"> CMS-i moodulite ja SQL andmebaaside arendamise, konfigureerimise ja kohandamisega ning </w:t>
      </w:r>
      <w:proofErr w:type="spellStart"/>
      <w:r w:rsidR="00D261D2" w:rsidRPr="003A3AA3">
        <w:rPr>
          <w:rFonts w:ascii="Arial" w:hAnsi="Arial" w:cs="Arial"/>
        </w:rPr>
        <w:t>Drupal’i</w:t>
      </w:r>
      <w:proofErr w:type="spellEnd"/>
      <w:r w:rsidR="00D261D2" w:rsidRPr="003A3AA3">
        <w:rPr>
          <w:rFonts w:ascii="Arial" w:hAnsi="Arial" w:cs="Arial"/>
        </w:rPr>
        <w:t xml:space="preserve"> uuenduste ja turvapaikade rakendamisega</w:t>
      </w:r>
      <w:r w:rsidR="0FEBC3A1" w:rsidRPr="3F6D6E50">
        <w:rPr>
          <w:rFonts w:ascii="Arial" w:hAnsi="Arial" w:cs="Arial"/>
        </w:rPr>
        <w:t>.</w:t>
      </w:r>
    </w:p>
    <w:p w14:paraId="670ABC72" w14:textId="7861892B" w:rsidR="00D261D2" w:rsidRDefault="0022564E" w:rsidP="007025A4">
      <w:pPr>
        <w:pStyle w:val="ListParagraph"/>
        <w:numPr>
          <w:ilvl w:val="1"/>
          <w:numId w:val="2"/>
        </w:numPr>
        <w:spacing w:line="360" w:lineRule="auto"/>
        <w:jc w:val="both"/>
        <w:rPr>
          <w:rFonts w:ascii="Arial" w:hAnsi="Arial" w:cs="Arial"/>
        </w:rPr>
      </w:pPr>
      <w:proofErr w:type="spellStart"/>
      <w:r>
        <w:rPr>
          <w:rFonts w:ascii="Arial" w:hAnsi="Arial" w:cs="Arial"/>
        </w:rPr>
        <w:t>B</w:t>
      </w:r>
      <w:r w:rsidRPr="00E07472">
        <w:rPr>
          <w:rFonts w:ascii="Arial" w:hAnsi="Arial" w:cs="Arial"/>
        </w:rPr>
        <w:t>ack</w:t>
      </w:r>
      <w:proofErr w:type="spellEnd"/>
      <w:r w:rsidRPr="00E07472">
        <w:rPr>
          <w:rFonts w:ascii="Arial" w:hAnsi="Arial" w:cs="Arial"/>
        </w:rPr>
        <w:t>-end arendaja</w:t>
      </w:r>
    </w:p>
    <w:p w14:paraId="0BB90913" w14:textId="35827C7A" w:rsidR="00AA3148" w:rsidRPr="003A3AA3" w:rsidRDefault="00A40EAC" w:rsidP="003A3AA3">
      <w:pPr>
        <w:pStyle w:val="ListParagraph"/>
        <w:numPr>
          <w:ilvl w:val="2"/>
          <w:numId w:val="2"/>
        </w:numPr>
        <w:spacing w:line="360" w:lineRule="auto"/>
        <w:ind w:left="1560" w:hanging="840"/>
        <w:jc w:val="both"/>
        <w:rPr>
          <w:rFonts w:ascii="Arial" w:hAnsi="Arial" w:cs="Arial"/>
        </w:rPr>
      </w:pPr>
      <w:r>
        <w:rPr>
          <w:rFonts w:ascii="Arial" w:hAnsi="Arial" w:cs="Arial"/>
        </w:rPr>
        <w:t>P</w:t>
      </w:r>
      <w:r w:rsidR="00AA3148" w:rsidRPr="00AA3148">
        <w:rPr>
          <w:rFonts w:ascii="Arial" w:hAnsi="Arial" w:cs="Arial"/>
        </w:rPr>
        <w:t xml:space="preserve">eab olema </w:t>
      </w:r>
      <w:r>
        <w:rPr>
          <w:rFonts w:ascii="Arial" w:hAnsi="Arial" w:cs="Arial"/>
        </w:rPr>
        <w:t xml:space="preserve"> </w:t>
      </w:r>
      <w:r w:rsidR="00924C66" w:rsidRPr="00AA3148">
        <w:rPr>
          <w:rFonts w:ascii="Arial" w:hAnsi="Arial" w:cs="Arial"/>
        </w:rPr>
        <w:t>vähemalt 2 aasta</w:t>
      </w:r>
      <w:r w:rsidR="007411B2">
        <w:rPr>
          <w:rFonts w:ascii="Arial" w:hAnsi="Arial" w:cs="Arial"/>
        </w:rPr>
        <w:t xml:space="preserve">ne töökogemus </w:t>
      </w:r>
      <w:r w:rsidR="00924C66">
        <w:rPr>
          <w:rFonts w:ascii="Arial" w:hAnsi="Arial" w:cs="Arial"/>
        </w:rPr>
        <w:t xml:space="preserve"> </w:t>
      </w:r>
      <w:r>
        <w:rPr>
          <w:rFonts w:ascii="Arial" w:hAnsi="Arial" w:cs="Arial"/>
        </w:rPr>
        <w:t xml:space="preserve">PHP </w:t>
      </w:r>
      <w:r w:rsidR="00AA3148" w:rsidRPr="00AA3148">
        <w:rPr>
          <w:rFonts w:ascii="Arial" w:hAnsi="Arial" w:cs="Arial"/>
        </w:rPr>
        <w:t xml:space="preserve">programmeerimiskeele ja </w:t>
      </w:r>
      <w:r w:rsidR="00B24975">
        <w:rPr>
          <w:rFonts w:ascii="Arial" w:hAnsi="Arial" w:cs="Arial"/>
        </w:rPr>
        <w:t xml:space="preserve">MVC </w:t>
      </w:r>
      <w:r w:rsidR="00AA3148" w:rsidRPr="00AA3148">
        <w:rPr>
          <w:rFonts w:ascii="Arial" w:hAnsi="Arial" w:cs="Arial"/>
        </w:rPr>
        <w:t>raamistiku kasutamise</w:t>
      </w:r>
      <w:r w:rsidR="007411B2">
        <w:rPr>
          <w:rFonts w:ascii="Arial" w:hAnsi="Arial" w:cs="Arial"/>
        </w:rPr>
        <w:t>l</w:t>
      </w:r>
      <w:r w:rsidR="00AA3148" w:rsidRPr="00AA3148">
        <w:rPr>
          <w:rFonts w:ascii="Arial" w:hAnsi="Arial" w:cs="Arial"/>
        </w:rPr>
        <w:t xml:space="preserve"> .</w:t>
      </w:r>
    </w:p>
    <w:p w14:paraId="1F582175" w14:textId="22909DC1" w:rsidR="007C6076" w:rsidRPr="003A3AA3" w:rsidRDefault="007C6076" w:rsidP="003A3AA3">
      <w:pPr>
        <w:pStyle w:val="ListParagraph"/>
        <w:numPr>
          <w:ilvl w:val="1"/>
          <w:numId w:val="2"/>
        </w:numPr>
        <w:spacing w:line="360" w:lineRule="auto"/>
        <w:jc w:val="both"/>
        <w:rPr>
          <w:rFonts w:ascii="Arial" w:hAnsi="Arial" w:cs="Arial"/>
        </w:rPr>
      </w:pPr>
      <w:r w:rsidRPr="003A3AA3">
        <w:rPr>
          <w:rFonts w:ascii="Arial" w:hAnsi="Arial" w:cs="Arial"/>
        </w:rPr>
        <w:t>Testija</w:t>
      </w:r>
    </w:p>
    <w:p w14:paraId="398D0336" w14:textId="7C8B4625" w:rsidR="004B0EED" w:rsidRPr="003A3AA3" w:rsidRDefault="004B0EED" w:rsidP="003A3AA3">
      <w:pPr>
        <w:pStyle w:val="ListParagraph"/>
        <w:numPr>
          <w:ilvl w:val="2"/>
          <w:numId w:val="2"/>
        </w:numPr>
        <w:spacing w:line="360" w:lineRule="auto"/>
        <w:ind w:left="1560" w:hanging="840"/>
        <w:jc w:val="both"/>
        <w:rPr>
          <w:rFonts w:ascii="Arial" w:hAnsi="Arial" w:cs="Arial"/>
        </w:rPr>
      </w:pPr>
      <w:r w:rsidRPr="003A3AA3">
        <w:rPr>
          <w:rFonts w:ascii="Arial" w:hAnsi="Arial" w:cs="Arial"/>
        </w:rPr>
        <w:t xml:space="preserve">Peab olema testlugude ja testplaani koostamise kogemus vähemalt </w:t>
      </w:r>
      <w:r w:rsidR="527E2F58" w:rsidRPr="3F6D6E50">
        <w:rPr>
          <w:rFonts w:ascii="Arial" w:hAnsi="Arial" w:cs="Arial"/>
        </w:rPr>
        <w:t>kahes</w:t>
      </w:r>
      <w:r w:rsidR="66B9CC0A" w:rsidRPr="3F6D6E50">
        <w:rPr>
          <w:rFonts w:ascii="Arial" w:hAnsi="Arial" w:cs="Arial"/>
        </w:rPr>
        <w:t xml:space="preserve"> </w:t>
      </w:r>
      <w:r w:rsidR="527E2F58" w:rsidRPr="3F6D6E50">
        <w:rPr>
          <w:rFonts w:ascii="Arial" w:hAnsi="Arial" w:cs="Arial"/>
        </w:rPr>
        <w:t>(</w:t>
      </w:r>
      <w:r w:rsidRPr="003A3AA3">
        <w:rPr>
          <w:rFonts w:ascii="Arial" w:hAnsi="Arial" w:cs="Arial"/>
        </w:rPr>
        <w:t>2</w:t>
      </w:r>
      <w:r w:rsidR="630F23D3" w:rsidRPr="3F6D6E50">
        <w:rPr>
          <w:rFonts w:ascii="Arial" w:hAnsi="Arial" w:cs="Arial"/>
        </w:rPr>
        <w:t>)</w:t>
      </w:r>
      <w:r w:rsidRPr="003A3AA3">
        <w:rPr>
          <w:rFonts w:ascii="Arial" w:hAnsi="Arial" w:cs="Arial"/>
        </w:rPr>
        <w:t xml:space="preserve"> tarkvaraarendusprojektis, </w:t>
      </w:r>
      <w:r w:rsidR="002B41A1" w:rsidRPr="3F6D6E50">
        <w:rPr>
          <w:rFonts w:ascii="Arial" w:hAnsi="Arial" w:cs="Arial"/>
        </w:rPr>
        <w:t>mõlemad</w:t>
      </w:r>
      <w:r w:rsidR="002B41A1">
        <w:rPr>
          <w:rFonts w:ascii="Arial" w:hAnsi="Arial" w:cs="Arial"/>
        </w:rPr>
        <w:t xml:space="preserve"> projektid peavad olema </w:t>
      </w:r>
      <w:r w:rsidR="00C82686">
        <w:rPr>
          <w:rFonts w:ascii="Arial" w:hAnsi="Arial" w:cs="Arial"/>
        </w:rPr>
        <w:t>kestnud</w:t>
      </w:r>
      <w:r w:rsidRPr="003A3AA3">
        <w:rPr>
          <w:rFonts w:ascii="Arial" w:hAnsi="Arial" w:cs="Arial"/>
        </w:rPr>
        <w:t xml:space="preserve"> kauem kui 6 kuud.</w:t>
      </w:r>
    </w:p>
    <w:p w14:paraId="03EB6C77" w14:textId="61A3CA5D" w:rsidR="004B0EED" w:rsidRPr="003A3AA3" w:rsidRDefault="004B0EED" w:rsidP="003A3AA3">
      <w:pPr>
        <w:pStyle w:val="ListParagraph"/>
        <w:numPr>
          <w:ilvl w:val="2"/>
          <w:numId w:val="2"/>
        </w:numPr>
        <w:spacing w:line="360" w:lineRule="auto"/>
        <w:ind w:left="1560" w:hanging="840"/>
        <w:jc w:val="both"/>
        <w:rPr>
          <w:rFonts w:ascii="Arial" w:hAnsi="Arial" w:cs="Arial"/>
        </w:rPr>
      </w:pPr>
      <w:r w:rsidRPr="003A3AA3">
        <w:rPr>
          <w:rFonts w:ascii="Arial" w:hAnsi="Arial" w:cs="Arial"/>
        </w:rPr>
        <w:t>Peab olema varasem praktiline kogemus testide automatiseerimise teostamisel vähemalt ühes tarkvaraarendusprojektis.</w:t>
      </w:r>
    </w:p>
    <w:p w14:paraId="2B6B5EB6" w14:textId="77777777" w:rsidR="00DC29ED" w:rsidRPr="00E07472" w:rsidRDefault="00DC29ED" w:rsidP="003A3AA3">
      <w:pPr>
        <w:spacing w:after="0" w:line="360" w:lineRule="auto"/>
        <w:ind w:left="1004" w:hanging="720"/>
        <w:jc w:val="both"/>
        <w:rPr>
          <w:rFonts w:ascii="Arial" w:hAnsi="Arial" w:cs="Arial"/>
        </w:rPr>
      </w:pPr>
    </w:p>
    <w:p w14:paraId="511D3A44" w14:textId="109A4129" w:rsidR="00DC29ED" w:rsidRPr="00E07472" w:rsidRDefault="00DC29ED" w:rsidP="003A3AA3">
      <w:pPr>
        <w:pStyle w:val="ListParagraph"/>
        <w:numPr>
          <w:ilvl w:val="0"/>
          <w:numId w:val="5"/>
        </w:numPr>
        <w:spacing w:line="360" w:lineRule="auto"/>
        <w:jc w:val="both"/>
        <w:rPr>
          <w:rFonts w:ascii="Arial" w:eastAsia="Times New Roman" w:hAnsi="Arial" w:cs="Arial"/>
          <w:noProof/>
        </w:rPr>
      </w:pPr>
      <w:r w:rsidRPr="00E07472">
        <w:rPr>
          <w:rFonts w:ascii="Arial" w:eastAsia="Times New Roman" w:hAnsi="Arial" w:cs="Arial"/>
          <w:noProof/>
        </w:rPr>
        <w:t xml:space="preserve">CV-vormidel esitatud projektid peavad </w:t>
      </w:r>
      <w:r w:rsidRPr="00E07472">
        <w:rPr>
          <w:rFonts w:ascii="Arial" w:hAnsi="Arial" w:cs="Arial"/>
        </w:rPr>
        <w:t>pakkumuse esitamise hetkeks</w:t>
      </w:r>
      <w:r w:rsidRPr="00E07472">
        <w:rPr>
          <w:rFonts w:ascii="Arial" w:eastAsia="Times New Roman" w:hAnsi="Arial" w:cs="Arial"/>
          <w:noProof/>
        </w:rPr>
        <w:t xml:space="preserve"> olema nõuetekohaselt täidetud. </w:t>
      </w:r>
    </w:p>
    <w:p w14:paraId="69512DD9" w14:textId="77777777" w:rsidR="00DC29ED" w:rsidRPr="00E07472" w:rsidRDefault="00DC29ED" w:rsidP="003A3AA3">
      <w:pPr>
        <w:pStyle w:val="ListParagraph"/>
        <w:numPr>
          <w:ilvl w:val="0"/>
          <w:numId w:val="5"/>
        </w:numPr>
        <w:spacing w:after="0" w:line="360" w:lineRule="auto"/>
        <w:jc w:val="both"/>
        <w:rPr>
          <w:rFonts w:ascii="Arial" w:hAnsi="Arial" w:cs="Arial"/>
        </w:rPr>
      </w:pPr>
      <w:r w:rsidRPr="00E07472">
        <w:rPr>
          <w:rFonts w:ascii="Arial" w:hAnsi="Arial" w:cs="Arial"/>
        </w:rPr>
        <w:t>Projektide korral loetakse täidetuks lepinguid, mis on täielikult täidetud ja lepingu täitmise tähtaeg on saabunud ning mille alt teostatud tööd on tellijale üle antud ja tellija poolt vastu võetud. Kui lepingu või teenuse eripära võimaldab töid üle anda ja vastu võtta etapiviisiliselt, loetakse täidetuks ka sellised riigihanke algamise kuupäeval kehtivad lepingud, mille alt on teostatud, tellijale üle antud ja tellija poolt vastu võetud töid.</w:t>
      </w:r>
    </w:p>
    <w:p w14:paraId="6A58D44B" w14:textId="77777777" w:rsidR="00DC29ED" w:rsidRPr="00E07472" w:rsidRDefault="00DC29ED" w:rsidP="003A3AA3">
      <w:pPr>
        <w:pStyle w:val="ListParagraph"/>
        <w:numPr>
          <w:ilvl w:val="0"/>
          <w:numId w:val="5"/>
        </w:numPr>
        <w:spacing w:after="200" w:line="360" w:lineRule="auto"/>
        <w:jc w:val="both"/>
        <w:rPr>
          <w:rFonts w:ascii="Arial" w:hAnsi="Arial" w:cs="Arial"/>
          <w:bCs/>
        </w:rPr>
      </w:pPr>
      <w:r w:rsidRPr="00E07472">
        <w:rPr>
          <w:rFonts w:ascii="Arial" w:hAnsi="Arial" w:cs="Arial"/>
        </w:rPr>
        <w:t xml:space="preserve">Pakkuja peab tõendama suutlikust kaasata hankelepingu täitmisesse piisava arvu tehnilisi töötajaid (meeskonnaliikmeid), et tagada vajadusel  meeskonna liikme asendus. </w:t>
      </w:r>
      <w:r w:rsidRPr="00E07472">
        <w:rPr>
          <w:rFonts w:ascii="Arial" w:hAnsi="Arial" w:cs="Arial"/>
          <w:bCs/>
        </w:rPr>
        <w:t>Pakkumuse esitamisega pakkuja kinnitab, et on selle nõudega arvestanud.</w:t>
      </w:r>
    </w:p>
    <w:p w14:paraId="3335C895" w14:textId="77777777" w:rsidR="00C920F8" w:rsidRPr="003A3AA3" w:rsidRDefault="00C920F8">
      <w:pPr>
        <w:rPr>
          <w:rFonts w:ascii="Arial" w:hAnsi="Arial" w:cs="Arial"/>
        </w:rPr>
      </w:pPr>
    </w:p>
    <w:sectPr w:rsidR="00C920F8" w:rsidRPr="003A3AA3" w:rsidSect="00685DEC">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6DCB"/>
    <w:multiLevelType w:val="multilevel"/>
    <w:tmpl w:val="88602B7A"/>
    <w:lvl w:ilvl="0">
      <w:start w:val="2"/>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6775736"/>
    <w:multiLevelType w:val="hybridMultilevel"/>
    <w:tmpl w:val="F21A8A8E"/>
    <w:lvl w:ilvl="0" w:tplc="04250001">
      <w:start w:val="1"/>
      <w:numFmt w:val="bullet"/>
      <w:lvlText w:val=""/>
      <w:lvlJc w:val="left"/>
      <w:pPr>
        <w:ind w:left="1713" w:hanging="360"/>
      </w:pPr>
      <w:rPr>
        <w:rFonts w:ascii="Symbol" w:hAnsi="Symbol" w:hint="default"/>
      </w:rPr>
    </w:lvl>
    <w:lvl w:ilvl="1" w:tplc="04250003" w:tentative="1">
      <w:start w:val="1"/>
      <w:numFmt w:val="bullet"/>
      <w:lvlText w:val="o"/>
      <w:lvlJc w:val="left"/>
      <w:pPr>
        <w:ind w:left="2433" w:hanging="360"/>
      </w:pPr>
      <w:rPr>
        <w:rFonts w:ascii="Courier New" w:hAnsi="Courier New" w:cs="Courier New" w:hint="default"/>
      </w:rPr>
    </w:lvl>
    <w:lvl w:ilvl="2" w:tplc="04250005" w:tentative="1">
      <w:start w:val="1"/>
      <w:numFmt w:val="bullet"/>
      <w:lvlText w:val=""/>
      <w:lvlJc w:val="left"/>
      <w:pPr>
        <w:ind w:left="3153" w:hanging="360"/>
      </w:pPr>
      <w:rPr>
        <w:rFonts w:ascii="Wingdings" w:hAnsi="Wingdings" w:hint="default"/>
      </w:rPr>
    </w:lvl>
    <w:lvl w:ilvl="3" w:tplc="04250001" w:tentative="1">
      <w:start w:val="1"/>
      <w:numFmt w:val="bullet"/>
      <w:lvlText w:val=""/>
      <w:lvlJc w:val="left"/>
      <w:pPr>
        <w:ind w:left="3873" w:hanging="360"/>
      </w:pPr>
      <w:rPr>
        <w:rFonts w:ascii="Symbol" w:hAnsi="Symbol" w:hint="default"/>
      </w:rPr>
    </w:lvl>
    <w:lvl w:ilvl="4" w:tplc="04250003" w:tentative="1">
      <w:start w:val="1"/>
      <w:numFmt w:val="bullet"/>
      <w:lvlText w:val="o"/>
      <w:lvlJc w:val="left"/>
      <w:pPr>
        <w:ind w:left="4593" w:hanging="360"/>
      </w:pPr>
      <w:rPr>
        <w:rFonts w:ascii="Courier New" w:hAnsi="Courier New" w:cs="Courier New" w:hint="default"/>
      </w:rPr>
    </w:lvl>
    <w:lvl w:ilvl="5" w:tplc="04250005" w:tentative="1">
      <w:start w:val="1"/>
      <w:numFmt w:val="bullet"/>
      <w:lvlText w:val=""/>
      <w:lvlJc w:val="left"/>
      <w:pPr>
        <w:ind w:left="5313" w:hanging="360"/>
      </w:pPr>
      <w:rPr>
        <w:rFonts w:ascii="Wingdings" w:hAnsi="Wingdings" w:hint="default"/>
      </w:rPr>
    </w:lvl>
    <w:lvl w:ilvl="6" w:tplc="04250001" w:tentative="1">
      <w:start w:val="1"/>
      <w:numFmt w:val="bullet"/>
      <w:lvlText w:val=""/>
      <w:lvlJc w:val="left"/>
      <w:pPr>
        <w:ind w:left="6033" w:hanging="360"/>
      </w:pPr>
      <w:rPr>
        <w:rFonts w:ascii="Symbol" w:hAnsi="Symbol" w:hint="default"/>
      </w:rPr>
    </w:lvl>
    <w:lvl w:ilvl="7" w:tplc="04250003" w:tentative="1">
      <w:start w:val="1"/>
      <w:numFmt w:val="bullet"/>
      <w:lvlText w:val="o"/>
      <w:lvlJc w:val="left"/>
      <w:pPr>
        <w:ind w:left="6753" w:hanging="360"/>
      </w:pPr>
      <w:rPr>
        <w:rFonts w:ascii="Courier New" w:hAnsi="Courier New" w:cs="Courier New" w:hint="default"/>
      </w:rPr>
    </w:lvl>
    <w:lvl w:ilvl="8" w:tplc="04250005" w:tentative="1">
      <w:start w:val="1"/>
      <w:numFmt w:val="bullet"/>
      <w:lvlText w:val=""/>
      <w:lvlJc w:val="left"/>
      <w:pPr>
        <w:ind w:left="7473" w:hanging="360"/>
      </w:pPr>
      <w:rPr>
        <w:rFonts w:ascii="Wingdings" w:hAnsi="Wingdings" w:hint="default"/>
      </w:rPr>
    </w:lvl>
  </w:abstractNum>
  <w:abstractNum w:abstractNumId="2" w15:restartNumberingAfterBreak="0">
    <w:nsid w:val="2F6E43E0"/>
    <w:multiLevelType w:val="multilevel"/>
    <w:tmpl w:val="1D301C0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C72156"/>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85F0294"/>
    <w:multiLevelType w:val="multilevel"/>
    <w:tmpl w:val="04B6300C"/>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5" w15:restartNumberingAfterBreak="0">
    <w:nsid w:val="59D46C38"/>
    <w:multiLevelType w:val="hybridMultilevel"/>
    <w:tmpl w:val="C75CCEA8"/>
    <w:lvl w:ilvl="0" w:tplc="04250001">
      <w:start w:val="1"/>
      <w:numFmt w:val="bullet"/>
      <w:lvlText w:val=""/>
      <w:lvlJc w:val="left"/>
      <w:pPr>
        <w:ind w:left="1713" w:hanging="360"/>
      </w:pPr>
      <w:rPr>
        <w:rFonts w:ascii="Symbol" w:hAnsi="Symbol" w:hint="default"/>
      </w:rPr>
    </w:lvl>
    <w:lvl w:ilvl="1" w:tplc="04250003" w:tentative="1">
      <w:start w:val="1"/>
      <w:numFmt w:val="bullet"/>
      <w:lvlText w:val="o"/>
      <w:lvlJc w:val="left"/>
      <w:pPr>
        <w:ind w:left="2433" w:hanging="360"/>
      </w:pPr>
      <w:rPr>
        <w:rFonts w:ascii="Courier New" w:hAnsi="Courier New" w:cs="Courier New" w:hint="default"/>
      </w:rPr>
    </w:lvl>
    <w:lvl w:ilvl="2" w:tplc="04250005" w:tentative="1">
      <w:start w:val="1"/>
      <w:numFmt w:val="bullet"/>
      <w:lvlText w:val=""/>
      <w:lvlJc w:val="left"/>
      <w:pPr>
        <w:ind w:left="3153" w:hanging="360"/>
      </w:pPr>
      <w:rPr>
        <w:rFonts w:ascii="Wingdings" w:hAnsi="Wingdings" w:hint="default"/>
      </w:rPr>
    </w:lvl>
    <w:lvl w:ilvl="3" w:tplc="04250001" w:tentative="1">
      <w:start w:val="1"/>
      <w:numFmt w:val="bullet"/>
      <w:lvlText w:val=""/>
      <w:lvlJc w:val="left"/>
      <w:pPr>
        <w:ind w:left="3873" w:hanging="360"/>
      </w:pPr>
      <w:rPr>
        <w:rFonts w:ascii="Symbol" w:hAnsi="Symbol" w:hint="default"/>
      </w:rPr>
    </w:lvl>
    <w:lvl w:ilvl="4" w:tplc="04250003" w:tentative="1">
      <w:start w:val="1"/>
      <w:numFmt w:val="bullet"/>
      <w:lvlText w:val="o"/>
      <w:lvlJc w:val="left"/>
      <w:pPr>
        <w:ind w:left="4593" w:hanging="360"/>
      </w:pPr>
      <w:rPr>
        <w:rFonts w:ascii="Courier New" w:hAnsi="Courier New" w:cs="Courier New" w:hint="default"/>
      </w:rPr>
    </w:lvl>
    <w:lvl w:ilvl="5" w:tplc="04250005" w:tentative="1">
      <w:start w:val="1"/>
      <w:numFmt w:val="bullet"/>
      <w:lvlText w:val=""/>
      <w:lvlJc w:val="left"/>
      <w:pPr>
        <w:ind w:left="5313" w:hanging="360"/>
      </w:pPr>
      <w:rPr>
        <w:rFonts w:ascii="Wingdings" w:hAnsi="Wingdings" w:hint="default"/>
      </w:rPr>
    </w:lvl>
    <w:lvl w:ilvl="6" w:tplc="04250001" w:tentative="1">
      <w:start w:val="1"/>
      <w:numFmt w:val="bullet"/>
      <w:lvlText w:val=""/>
      <w:lvlJc w:val="left"/>
      <w:pPr>
        <w:ind w:left="6033" w:hanging="360"/>
      </w:pPr>
      <w:rPr>
        <w:rFonts w:ascii="Symbol" w:hAnsi="Symbol" w:hint="default"/>
      </w:rPr>
    </w:lvl>
    <w:lvl w:ilvl="7" w:tplc="04250003" w:tentative="1">
      <w:start w:val="1"/>
      <w:numFmt w:val="bullet"/>
      <w:lvlText w:val="o"/>
      <w:lvlJc w:val="left"/>
      <w:pPr>
        <w:ind w:left="6753" w:hanging="360"/>
      </w:pPr>
      <w:rPr>
        <w:rFonts w:ascii="Courier New" w:hAnsi="Courier New" w:cs="Courier New" w:hint="default"/>
      </w:rPr>
    </w:lvl>
    <w:lvl w:ilvl="8" w:tplc="04250005" w:tentative="1">
      <w:start w:val="1"/>
      <w:numFmt w:val="bullet"/>
      <w:lvlText w:val=""/>
      <w:lvlJc w:val="left"/>
      <w:pPr>
        <w:ind w:left="7473" w:hanging="360"/>
      </w:pPr>
      <w:rPr>
        <w:rFonts w:ascii="Wingdings" w:hAnsi="Wingdings" w:hint="default"/>
      </w:rPr>
    </w:lvl>
  </w:abstractNum>
  <w:abstractNum w:abstractNumId="6" w15:restartNumberingAfterBreak="0">
    <w:nsid w:val="76711104"/>
    <w:multiLevelType w:val="hybridMultilevel"/>
    <w:tmpl w:val="A4B8C4B6"/>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num w:numId="1" w16cid:durableId="25715129">
    <w:abstractNumId w:val="2"/>
  </w:num>
  <w:num w:numId="2" w16cid:durableId="1884124932">
    <w:abstractNumId w:val="3"/>
  </w:num>
  <w:num w:numId="3" w16cid:durableId="2005158103">
    <w:abstractNumId w:val="1"/>
  </w:num>
  <w:num w:numId="4" w16cid:durableId="78335360">
    <w:abstractNumId w:val="5"/>
  </w:num>
  <w:num w:numId="5" w16cid:durableId="1555577281">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4811751">
    <w:abstractNumId w:val="6"/>
  </w:num>
  <w:num w:numId="7" w16cid:durableId="19131563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re Rammul">
    <w15:presenceInfo w15:providerId="AD" w15:userId="S::imre.rammul@eans.ee::1ae1ed3b-9d41-4c8f-a7ea-6530ffc436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AD"/>
    <w:rsid w:val="00040E43"/>
    <w:rsid w:val="0004537C"/>
    <w:rsid w:val="00066BDA"/>
    <w:rsid w:val="000B06B2"/>
    <w:rsid w:val="000D5708"/>
    <w:rsid w:val="000E2939"/>
    <w:rsid w:val="000E35D3"/>
    <w:rsid w:val="000F199D"/>
    <w:rsid w:val="001242B2"/>
    <w:rsid w:val="001703BE"/>
    <w:rsid w:val="00186E49"/>
    <w:rsid w:val="001C3F97"/>
    <w:rsid w:val="001D4417"/>
    <w:rsid w:val="002240A8"/>
    <w:rsid w:val="0022564E"/>
    <w:rsid w:val="00230C7C"/>
    <w:rsid w:val="00260B68"/>
    <w:rsid w:val="002658E3"/>
    <w:rsid w:val="002671E7"/>
    <w:rsid w:val="002A655A"/>
    <w:rsid w:val="002B41A1"/>
    <w:rsid w:val="002C29B8"/>
    <w:rsid w:val="002E1839"/>
    <w:rsid w:val="00325F84"/>
    <w:rsid w:val="00373858"/>
    <w:rsid w:val="003841A1"/>
    <w:rsid w:val="003906D8"/>
    <w:rsid w:val="003A3AA3"/>
    <w:rsid w:val="003B0D42"/>
    <w:rsid w:val="003D2FAA"/>
    <w:rsid w:val="0040298C"/>
    <w:rsid w:val="00426E64"/>
    <w:rsid w:val="00487950"/>
    <w:rsid w:val="004B0EED"/>
    <w:rsid w:val="004B7E8B"/>
    <w:rsid w:val="004C6705"/>
    <w:rsid w:val="004F571A"/>
    <w:rsid w:val="004F6306"/>
    <w:rsid w:val="005346C5"/>
    <w:rsid w:val="00536B88"/>
    <w:rsid w:val="005721BF"/>
    <w:rsid w:val="00581474"/>
    <w:rsid w:val="005A5F36"/>
    <w:rsid w:val="005C0620"/>
    <w:rsid w:val="005C3E33"/>
    <w:rsid w:val="005D5182"/>
    <w:rsid w:val="005E117B"/>
    <w:rsid w:val="00605255"/>
    <w:rsid w:val="00612187"/>
    <w:rsid w:val="00615868"/>
    <w:rsid w:val="006316C5"/>
    <w:rsid w:val="00632A95"/>
    <w:rsid w:val="00636B7A"/>
    <w:rsid w:val="006545CA"/>
    <w:rsid w:val="00670591"/>
    <w:rsid w:val="006770DF"/>
    <w:rsid w:val="00685DEC"/>
    <w:rsid w:val="006A445A"/>
    <w:rsid w:val="006B6775"/>
    <w:rsid w:val="006B78BA"/>
    <w:rsid w:val="006F3D26"/>
    <w:rsid w:val="007025A4"/>
    <w:rsid w:val="00732879"/>
    <w:rsid w:val="0073365E"/>
    <w:rsid w:val="007411B2"/>
    <w:rsid w:val="00760E9C"/>
    <w:rsid w:val="00781BFB"/>
    <w:rsid w:val="007C6076"/>
    <w:rsid w:val="007D143F"/>
    <w:rsid w:val="007D1ED3"/>
    <w:rsid w:val="008047FA"/>
    <w:rsid w:val="0082777C"/>
    <w:rsid w:val="00835F75"/>
    <w:rsid w:val="008531A4"/>
    <w:rsid w:val="00864BD0"/>
    <w:rsid w:val="008739FE"/>
    <w:rsid w:val="008818AD"/>
    <w:rsid w:val="008859D6"/>
    <w:rsid w:val="008D326E"/>
    <w:rsid w:val="008D5C4E"/>
    <w:rsid w:val="00913568"/>
    <w:rsid w:val="0092399A"/>
    <w:rsid w:val="00924C66"/>
    <w:rsid w:val="00952F05"/>
    <w:rsid w:val="00955BD2"/>
    <w:rsid w:val="009A7EE1"/>
    <w:rsid w:val="009C5A20"/>
    <w:rsid w:val="009C67CC"/>
    <w:rsid w:val="009D06B3"/>
    <w:rsid w:val="009F6388"/>
    <w:rsid w:val="009F6445"/>
    <w:rsid w:val="00A0001E"/>
    <w:rsid w:val="00A331CC"/>
    <w:rsid w:val="00A33995"/>
    <w:rsid w:val="00A40EAC"/>
    <w:rsid w:val="00A443BB"/>
    <w:rsid w:val="00A5772F"/>
    <w:rsid w:val="00A57F48"/>
    <w:rsid w:val="00A7428B"/>
    <w:rsid w:val="00AA3148"/>
    <w:rsid w:val="00AB3CF2"/>
    <w:rsid w:val="00AC526C"/>
    <w:rsid w:val="00B03E28"/>
    <w:rsid w:val="00B06BFD"/>
    <w:rsid w:val="00B24961"/>
    <w:rsid w:val="00B24975"/>
    <w:rsid w:val="00B26467"/>
    <w:rsid w:val="00B27D9C"/>
    <w:rsid w:val="00B4296B"/>
    <w:rsid w:val="00B656F6"/>
    <w:rsid w:val="00B7588D"/>
    <w:rsid w:val="00B8204B"/>
    <w:rsid w:val="00B8336F"/>
    <w:rsid w:val="00B93723"/>
    <w:rsid w:val="00BA07F4"/>
    <w:rsid w:val="00BA2013"/>
    <w:rsid w:val="00BB40E9"/>
    <w:rsid w:val="00BB70B3"/>
    <w:rsid w:val="00C614A2"/>
    <w:rsid w:val="00C80328"/>
    <w:rsid w:val="00C82686"/>
    <w:rsid w:val="00C917E4"/>
    <w:rsid w:val="00C920F8"/>
    <w:rsid w:val="00CC7231"/>
    <w:rsid w:val="00CF7A54"/>
    <w:rsid w:val="00D10A0F"/>
    <w:rsid w:val="00D2094F"/>
    <w:rsid w:val="00D261D2"/>
    <w:rsid w:val="00D928E8"/>
    <w:rsid w:val="00D97348"/>
    <w:rsid w:val="00DA7686"/>
    <w:rsid w:val="00DB379C"/>
    <w:rsid w:val="00DB3D49"/>
    <w:rsid w:val="00DC29ED"/>
    <w:rsid w:val="00DC6E96"/>
    <w:rsid w:val="00DE0D3D"/>
    <w:rsid w:val="00E00FA8"/>
    <w:rsid w:val="00E015E8"/>
    <w:rsid w:val="00E07472"/>
    <w:rsid w:val="00E367AD"/>
    <w:rsid w:val="00E4493F"/>
    <w:rsid w:val="00E57B52"/>
    <w:rsid w:val="00E7260E"/>
    <w:rsid w:val="00E80229"/>
    <w:rsid w:val="00E91B73"/>
    <w:rsid w:val="00E93AEE"/>
    <w:rsid w:val="00E96FF1"/>
    <w:rsid w:val="00EE2268"/>
    <w:rsid w:val="00F246FA"/>
    <w:rsid w:val="00F359E7"/>
    <w:rsid w:val="00F42502"/>
    <w:rsid w:val="00F57A0B"/>
    <w:rsid w:val="00F630FD"/>
    <w:rsid w:val="00F932A7"/>
    <w:rsid w:val="00F95CA8"/>
    <w:rsid w:val="00FD164E"/>
    <w:rsid w:val="00FD71FD"/>
    <w:rsid w:val="01461F58"/>
    <w:rsid w:val="0FEBC3A1"/>
    <w:rsid w:val="16C9197C"/>
    <w:rsid w:val="2237744E"/>
    <w:rsid w:val="237545AC"/>
    <w:rsid w:val="24862593"/>
    <w:rsid w:val="26B45DB2"/>
    <w:rsid w:val="2ECC0437"/>
    <w:rsid w:val="30F739C1"/>
    <w:rsid w:val="32A078B9"/>
    <w:rsid w:val="35EC1D18"/>
    <w:rsid w:val="3903C8AB"/>
    <w:rsid w:val="39230777"/>
    <w:rsid w:val="3AE82FF5"/>
    <w:rsid w:val="3F6D6E50"/>
    <w:rsid w:val="406EABC1"/>
    <w:rsid w:val="42BD301A"/>
    <w:rsid w:val="4430A505"/>
    <w:rsid w:val="44D97E27"/>
    <w:rsid w:val="4CD2CB22"/>
    <w:rsid w:val="4E9AFC98"/>
    <w:rsid w:val="4EA53B2C"/>
    <w:rsid w:val="527E2F58"/>
    <w:rsid w:val="54E63952"/>
    <w:rsid w:val="595BDDC2"/>
    <w:rsid w:val="5984DD38"/>
    <w:rsid w:val="5C6679EB"/>
    <w:rsid w:val="5C9D9C17"/>
    <w:rsid w:val="5CA72AE3"/>
    <w:rsid w:val="5F5EB3A6"/>
    <w:rsid w:val="6276E3B4"/>
    <w:rsid w:val="630F23D3"/>
    <w:rsid w:val="6317FC83"/>
    <w:rsid w:val="653FD407"/>
    <w:rsid w:val="66B9CC0A"/>
    <w:rsid w:val="67FB7EC8"/>
    <w:rsid w:val="6C59671B"/>
    <w:rsid w:val="6DCEF9A7"/>
    <w:rsid w:val="768C0FD8"/>
    <w:rsid w:val="77834C3B"/>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2DEF"/>
  <w15:chartTrackingRefBased/>
  <w15:docId w15:val="{FE1377DC-D7A9-4377-A128-2C51EA61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6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6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7AD"/>
    <w:rPr>
      <w:rFonts w:eastAsiaTheme="majorEastAsia" w:cstheme="majorBidi"/>
      <w:color w:val="272727" w:themeColor="text1" w:themeTint="D8"/>
    </w:rPr>
  </w:style>
  <w:style w:type="paragraph" w:styleId="Title">
    <w:name w:val="Title"/>
    <w:basedOn w:val="Normal"/>
    <w:next w:val="Normal"/>
    <w:link w:val="TitleChar"/>
    <w:uiPriority w:val="10"/>
    <w:qFormat/>
    <w:rsid w:val="00E36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7AD"/>
    <w:pPr>
      <w:spacing w:before="160"/>
      <w:jc w:val="center"/>
    </w:pPr>
    <w:rPr>
      <w:i/>
      <w:iCs/>
      <w:color w:val="404040" w:themeColor="text1" w:themeTint="BF"/>
    </w:rPr>
  </w:style>
  <w:style w:type="character" w:customStyle="1" w:styleId="QuoteChar">
    <w:name w:val="Quote Char"/>
    <w:basedOn w:val="DefaultParagraphFont"/>
    <w:link w:val="Quote"/>
    <w:uiPriority w:val="29"/>
    <w:rsid w:val="00E367AD"/>
    <w:rPr>
      <w:i/>
      <w:iCs/>
      <w:color w:val="404040" w:themeColor="text1" w:themeTint="BF"/>
    </w:rPr>
  </w:style>
  <w:style w:type="paragraph" w:styleId="ListParagraph">
    <w:name w:val="List Paragraph"/>
    <w:aliases w:val="Mummuga loetelu,Loendi l›ik,List Paragraph1,Normaalne kehatekst,Table of contents numbered"/>
    <w:basedOn w:val="Normal"/>
    <w:link w:val="ListParagraphChar"/>
    <w:uiPriority w:val="34"/>
    <w:qFormat/>
    <w:rsid w:val="00E367AD"/>
    <w:pPr>
      <w:ind w:left="720"/>
      <w:contextualSpacing/>
    </w:pPr>
  </w:style>
  <w:style w:type="character" w:styleId="IntenseEmphasis">
    <w:name w:val="Intense Emphasis"/>
    <w:basedOn w:val="DefaultParagraphFont"/>
    <w:uiPriority w:val="21"/>
    <w:qFormat/>
    <w:rsid w:val="00E367AD"/>
    <w:rPr>
      <w:i/>
      <w:iCs/>
      <w:color w:val="0F4761" w:themeColor="accent1" w:themeShade="BF"/>
    </w:rPr>
  </w:style>
  <w:style w:type="paragraph" w:styleId="IntenseQuote">
    <w:name w:val="Intense Quote"/>
    <w:basedOn w:val="Normal"/>
    <w:next w:val="Normal"/>
    <w:link w:val="IntenseQuoteChar"/>
    <w:uiPriority w:val="30"/>
    <w:qFormat/>
    <w:rsid w:val="00E36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7AD"/>
    <w:rPr>
      <w:i/>
      <w:iCs/>
      <w:color w:val="0F4761" w:themeColor="accent1" w:themeShade="BF"/>
    </w:rPr>
  </w:style>
  <w:style w:type="character" w:styleId="IntenseReference">
    <w:name w:val="Intense Reference"/>
    <w:basedOn w:val="DefaultParagraphFont"/>
    <w:uiPriority w:val="32"/>
    <w:qFormat/>
    <w:rsid w:val="00E367AD"/>
    <w:rPr>
      <w:b/>
      <w:bCs/>
      <w:smallCaps/>
      <w:color w:val="0F4761" w:themeColor="accent1" w:themeShade="BF"/>
      <w:spacing w:val="5"/>
    </w:rPr>
  </w:style>
  <w:style w:type="character" w:styleId="CommentReference">
    <w:name w:val="annotation reference"/>
    <w:basedOn w:val="DefaultParagraphFont"/>
    <w:rsid w:val="006B6775"/>
    <w:rPr>
      <w:sz w:val="16"/>
      <w:szCs w:val="16"/>
    </w:rPr>
  </w:style>
  <w:style w:type="paragraph" w:styleId="CommentText">
    <w:name w:val="annotation text"/>
    <w:basedOn w:val="Normal"/>
    <w:link w:val="CommentTextChar"/>
    <w:rsid w:val="006B6775"/>
    <w:pPr>
      <w:spacing w:after="200" w:line="240" w:lineRule="auto"/>
    </w:pPr>
    <w:rPr>
      <w:kern w:val="0"/>
      <w:sz w:val="20"/>
      <w:szCs w:val="20"/>
      <w:lang w:val="en-US"/>
      <w14:ligatures w14:val="none"/>
    </w:rPr>
  </w:style>
  <w:style w:type="character" w:customStyle="1" w:styleId="CommentTextChar">
    <w:name w:val="Comment Text Char"/>
    <w:basedOn w:val="DefaultParagraphFont"/>
    <w:link w:val="CommentText"/>
    <w:rsid w:val="006B6775"/>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A5F36"/>
    <w:pPr>
      <w:spacing w:after="160"/>
    </w:pPr>
    <w:rPr>
      <w:b/>
      <w:bCs/>
      <w:kern w:val="2"/>
      <w:lang w:val="et-EE"/>
      <w14:ligatures w14:val="standardContextual"/>
    </w:rPr>
  </w:style>
  <w:style w:type="character" w:customStyle="1" w:styleId="CommentSubjectChar">
    <w:name w:val="Comment Subject Char"/>
    <w:basedOn w:val="CommentTextChar"/>
    <w:link w:val="CommentSubject"/>
    <w:uiPriority w:val="99"/>
    <w:semiHidden/>
    <w:rsid w:val="005A5F36"/>
    <w:rPr>
      <w:b/>
      <w:bCs/>
      <w:kern w:val="0"/>
      <w:sz w:val="20"/>
      <w:szCs w:val="20"/>
      <w:lang w:val="en-US"/>
      <w14:ligatures w14:val="none"/>
    </w:rPr>
  </w:style>
  <w:style w:type="character" w:customStyle="1" w:styleId="ListParagraphChar">
    <w:name w:val="List Paragraph Char"/>
    <w:aliases w:val="Mummuga loetelu Char,Loendi l›ik Char,List Paragraph1 Char,Normaalne kehatekst Char,Table of contents numbered Char"/>
    <w:basedOn w:val="DefaultParagraphFont"/>
    <w:link w:val="ListParagraph"/>
    <w:uiPriority w:val="34"/>
    <w:locked/>
    <w:rsid w:val="00DC29ED"/>
  </w:style>
  <w:style w:type="paragraph" w:styleId="Revision">
    <w:name w:val="Revision"/>
    <w:hidden/>
    <w:uiPriority w:val="99"/>
    <w:semiHidden/>
    <w:rsid w:val="00E57B52"/>
    <w:pPr>
      <w:spacing w:after="0" w:line="240" w:lineRule="auto"/>
    </w:pPr>
  </w:style>
  <w:style w:type="character" w:styleId="Mention">
    <w:name w:val="Mention"/>
    <w:basedOn w:val="DefaultParagraphFont"/>
    <w:uiPriority w:val="99"/>
    <w:unhideWhenUsed/>
    <w:rsid w:val="00B9372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D096292C3BBAC44ADFB7699C654D0A7" ma:contentTypeVersion="4" ma:contentTypeDescription="Create a new document." ma:contentTypeScope="" ma:versionID="843ab2963b43aca92c77a39927129543">
  <xsd:schema xmlns:xsd="http://www.w3.org/2001/XMLSchema" xmlns:xs="http://www.w3.org/2001/XMLSchema" xmlns:p="http://schemas.microsoft.com/office/2006/metadata/properties" xmlns:ns2="9ee22651-9d95-44ca-857d-e30fc2a0da57" targetNamespace="http://schemas.microsoft.com/office/2006/metadata/properties" ma:root="true" ma:fieldsID="4a7fbeff570b99f63d39149f8d86151b" ns2:_="">
    <xsd:import namespace="9ee22651-9d95-44ca-857d-e30fc2a0da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e22651-9d95-44ca-857d-e30fc2a0d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5D9448-0E92-46B4-A0DB-C73FDFE1D4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B8F256-68F3-41FC-ACCF-89E414073555}">
  <ds:schemaRefs>
    <ds:schemaRef ds:uri="http://schemas.openxmlformats.org/officeDocument/2006/bibliography"/>
  </ds:schemaRefs>
</ds:datastoreItem>
</file>

<file path=customXml/itemProps3.xml><?xml version="1.0" encoding="utf-8"?>
<ds:datastoreItem xmlns:ds="http://schemas.openxmlformats.org/officeDocument/2006/customXml" ds:itemID="{4D48B899-0CDC-4E0C-9461-A1964C022DEB}">
  <ds:schemaRefs>
    <ds:schemaRef ds:uri="http://schemas.microsoft.com/sharepoint/v3/contenttype/forms"/>
  </ds:schemaRefs>
</ds:datastoreItem>
</file>

<file path=customXml/itemProps4.xml><?xml version="1.0" encoding="utf-8"?>
<ds:datastoreItem xmlns:ds="http://schemas.openxmlformats.org/officeDocument/2006/customXml" ds:itemID="{11D6E6A4-30A3-40C1-AE8C-6EDCB80E1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e22651-9d95-44ca-857d-e30fc2a0da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2663</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Helje Kruusmaa</dc:creator>
  <cp:keywords/>
  <dc:description/>
  <cp:lastModifiedBy>Greete Jaksur</cp:lastModifiedBy>
  <cp:revision>3</cp:revision>
  <dcterms:created xsi:type="dcterms:W3CDTF">2025-11-21T14:04:00Z</dcterms:created>
  <dcterms:modified xsi:type="dcterms:W3CDTF">2025-11-24T10:20:00Z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0x0101003D096292C3BBAC44ADFB7699C654D0A7</vt:lpwstr>
  </property>
</Properties>
</file>